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65E9" w14:textId="0B54C267" w:rsidR="005926BC" w:rsidRPr="005926BC" w:rsidRDefault="005926BC" w:rsidP="005926BC">
      <w:pPr>
        <w:jc w:val="center"/>
        <w:rPr>
          <w:rFonts w:ascii="Didot" w:hAnsi="Didot" w:cs="Didot"/>
          <w:color w:val="E32D91" w:themeColor="accent1"/>
        </w:rPr>
      </w:pPr>
      <w:r w:rsidRPr="005926BC">
        <w:rPr>
          <w:rFonts w:ascii="Didot" w:hAnsi="Didot" w:cs="Didot"/>
          <w:color w:val="E32D91" w:themeColor="accent1"/>
        </w:rPr>
        <w:t>09/14/25</w:t>
      </w:r>
    </w:p>
    <w:p w14:paraId="361794E0" w14:textId="1643FEBD" w:rsidR="001E4135" w:rsidRPr="005926BC" w:rsidRDefault="005926BC" w:rsidP="005926BC">
      <w:pPr>
        <w:jc w:val="center"/>
        <w:rPr>
          <w:rFonts w:ascii="Didot" w:hAnsi="Didot" w:cs="Didot"/>
          <w:color w:val="E32D91" w:themeColor="accent1"/>
        </w:rPr>
      </w:pPr>
      <w:r w:rsidRPr="005926BC">
        <w:rPr>
          <w:rFonts w:ascii="Didot" w:hAnsi="Didot" w:cs="Didot"/>
          <w:color w:val="E32D91" w:themeColor="accent1"/>
        </w:rPr>
        <w:t>Module 3: Systems Thinking in Data Visualization</w:t>
      </w:r>
    </w:p>
    <w:p w14:paraId="2C9407D9" w14:textId="7594D1E3" w:rsidR="005926BC" w:rsidRDefault="005926BC" w:rsidP="005926BC">
      <w:pPr>
        <w:jc w:val="center"/>
        <w:rPr>
          <w:rFonts w:ascii="Didot" w:hAnsi="Didot" w:cs="Didot"/>
        </w:rPr>
      </w:pPr>
      <w:r>
        <w:rPr>
          <w:rFonts w:ascii="Didot" w:hAnsi="Didot" w:cs="Dido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60A57" wp14:editId="7DB14F81">
                <wp:simplePos x="0" y="0"/>
                <wp:positionH relativeFrom="column">
                  <wp:posOffset>57873</wp:posOffset>
                </wp:positionH>
                <wp:positionV relativeFrom="paragraph">
                  <wp:posOffset>34330</wp:posOffset>
                </wp:positionV>
                <wp:extent cx="5868365" cy="0"/>
                <wp:effectExtent l="0" t="0" r="12065" b="12700"/>
                <wp:wrapNone/>
                <wp:docPr id="863981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83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E9411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55pt,2.7pt" to="466.65pt,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</w:p>
    <w:p w14:paraId="69F7EB30" w14:textId="031AF427" w:rsidR="005926BC" w:rsidRPr="00B157CD" w:rsidRDefault="005926BC" w:rsidP="005926BC">
      <w:pPr>
        <w:rPr>
          <w:rFonts w:ascii="Didot" w:hAnsi="Didot" w:cs="Didot"/>
          <w:b/>
          <w:bCs/>
          <w:color w:val="F3AAD2" w:themeColor="accent1" w:themeTint="66"/>
        </w:rPr>
      </w:pPr>
      <w:r w:rsidRPr="00B157CD">
        <w:rPr>
          <w:rFonts w:ascii="Didot" w:hAnsi="Didot" w:cs="Didot"/>
          <w:b/>
          <w:bCs/>
          <w:color w:val="F3AAD2" w:themeColor="accent1" w:themeTint="66"/>
        </w:rPr>
        <w:t>Part One: What is System 1 and 2 Thinking?</w:t>
      </w:r>
    </w:p>
    <w:p w14:paraId="1607E524" w14:textId="5CA7A89C" w:rsidR="005926BC" w:rsidRPr="00B157CD" w:rsidRDefault="005926BC" w:rsidP="005926BC">
      <w:pPr>
        <w:rPr>
          <w:rFonts w:ascii="Didot" w:hAnsi="Didot" w:cs="Didot"/>
          <w:color w:val="EE80BC" w:themeColor="accent1" w:themeTint="99"/>
        </w:rPr>
      </w:pPr>
      <w:r w:rsidRPr="00B157CD">
        <w:rPr>
          <w:rFonts w:ascii="Didot" w:hAnsi="Didot" w:cs="Didot"/>
          <w:color w:val="EE80BC" w:themeColor="accent1" w:themeTint="99"/>
        </w:rPr>
        <w:t xml:space="preserve">System 1 mode of cognitive processing (pre-attentive): </w:t>
      </w:r>
    </w:p>
    <w:p w14:paraId="64EDC944" w14:textId="246D6F03" w:rsidR="005926BC" w:rsidRDefault="005926BC" w:rsidP="005926BC">
      <w:pPr>
        <w:pStyle w:val="ListParagraph"/>
        <w:numPr>
          <w:ilvl w:val="0"/>
          <w:numId w:val="2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Fast </w:t>
      </w:r>
    </w:p>
    <w:p w14:paraId="1AA5A7BE" w14:textId="368CA953" w:rsidR="005926BC" w:rsidRDefault="005926BC" w:rsidP="005926BC">
      <w:pPr>
        <w:pStyle w:val="ListParagraph"/>
        <w:numPr>
          <w:ilvl w:val="0"/>
          <w:numId w:val="2"/>
        </w:numPr>
        <w:rPr>
          <w:rFonts w:ascii="Didot" w:hAnsi="Didot" w:cs="Didot"/>
        </w:rPr>
      </w:pPr>
      <w:r>
        <w:rPr>
          <w:rFonts w:ascii="Didot" w:hAnsi="Didot" w:cs="Didot"/>
        </w:rPr>
        <w:t>Automatic</w:t>
      </w:r>
    </w:p>
    <w:p w14:paraId="0F89CD86" w14:textId="15D9D981" w:rsidR="005926BC" w:rsidRDefault="005926BC" w:rsidP="005926BC">
      <w:pPr>
        <w:pStyle w:val="ListParagraph"/>
        <w:numPr>
          <w:ilvl w:val="0"/>
          <w:numId w:val="2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Subconscious </w:t>
      </w:r>
    </w:p>
    <w:p w14:paraId="1A4112E9" w14:textId="6C5FD653" w:rsidR="005926BC" w:rsidRDefault="005926BC" w:rsidP="005926BC">
      <w:pPr>
        <w:pStyle w:val="ListParagraph"/>
        <w:numPr>
          <w:ilvl w:val="0"/>
          <w:numId w:val="2"/>
        </w:numPr>
        <w:rPr>
          <w:rFonts w:ascii="Didot" w:hAnsi="Didot" w:cs="Didot"/>
        </w:rPr>
      </w:pPr>
      <w:r>
        <w:rPr>
          <w:rFonts w:ascii="Didot" w:hAnsi="Didot" w:cs="Didot"/>
        </w:rPr>
        <w:t>No voluntary control (gut instinct)</w:t>
      </w:r>
    </w:p>
    <w:p w14:paraId="3B35563E" w14:textId="6F9E7442" w:rsidR="005926BC" w:rsidRDefault="005926BC" w:rsidP="005926BC">
      <w:pPr>
        <w:pStyle w:val="ListParagraph"/>
        <w:numPr>
          <w:ilvl w:val="0"/>
          <w:numId w:val="2"/>
        </w:numPr>
        <w:rPr>
          <w:rFonts w:ascii="Didot" w:hAnsi="Didot" w:cs="Didot"/>
        </w:rPr>
      </w:pPr>
      <w:r>
        <w:rPr>
          <w:rFonts w:ascii="Didot" w:hAnsi="Didot" w:cs="Didot"/>
        </w:rPr>
        <w:t>Little to no effort</w:t>
      </w:r>
    </w:p>
    <w:p w14:paraId="4FC343DC" w14:textId="2A2E2D74" w:rsidR="00B157CD" w:rsidRDefault="005926BC" w:rsidP="00B157CD">
      <w:pPr>
        <w:pStyle w:val="ListParagraph"/>
        <w:numPr>
          <w:ilvl w:val="0"/>
          <w:numId w:val="2"/>
        </w:numPr>
        <w:rPr>
          <w:rFonts w:ascii="Didot" w:hAnsi="Didot" w:cs="Didot"/>
        </w:rPr>
      </w:pPr>
      <w:r>
        <w:rPr>
          <w:rFonts w:ascii="Didot" w:hAnsi="Didot" w:cs="Didot"/>
        </w:rPr>
        <w:t>Useful to make quick decisions and judgements</w:t>
      </w:r>
    </w:p>
    <w:p w14:paraId="38874895" w14:textId="7A2CB7E1" w:rsidR="00B157CD" w:rsidRDefault="00B157CD" w:rsidP="00B157CD">
      <w:pPr>
        <w:rPr>
          <w:rFonts w:ascii="Didot" w:hAnsi="Didot" w:cs="Didot"/>
        </w:rPr>
      </w:pPr>
      <w:r>
        <w:rPr>
          <w:rFonts w:ascii="Didot" w:hAnsi="Didot" w:cs="Didot"/>
        </w:rPr>
        <w:t xml:space="preserve">Example: orient to the source of a sudden sound </w:t>
      </w:r>
    </w:p>
    <w:p w14:paraId="0C45B355" w14:textId="57CD2DBC" w:rsidR="00B157CD" w:rsidRPr="00B157CD" w:rsidRDefault="00B157CD" w:rsidP="00B157CD">
      <w:pPr>
        <w:rPr>
          <w:rFonts w:ascii="Didot" w:hAnsi="Didot" w:cs="Didot"/>
        </w:rPr>
      </w:pPr>
      <w:r>
        <w:rPr>
          <w:rFonts w:ascii="Didot" w:hAnsi="Didot" w:cs="Didot"/>
        </w:rPr>
        <w:t>In visualization: brain’s first impression</w:t>
      </w:r>
    </w:p>
    <w:p w14:paraId="16A5ABA8" w14:textId="62C385B5" w:rsidR="00B157CD" w:rsidRPr="00B157CD" w:rsidRDefault="00B157CD" w:rsidP="00B157CD">
      <w:pPr>
        <w:rPr>
          <w:rFonts w:ascii="Didot" w:hAnsi="Didot" w:cs="Didot"/>
          <w:color w:val="EE80BC" w:themeColor="accent1" w:themeTint="99"/>
        </w:rPr>
      </w:pPr>
      <w:r w:rsidRPr="00B157CD">
        <w:rPr>
          <w:rFonts w:ascii="Didot" w:hAnsi="Didot" w:cs="Didot"/>
          <w:color w:val="EE80BC" w:themeColor="accent1" w:themeTint="99"/>
        </w:rPr>
        <w:t xml:space="preserve">System 2 mode of cognitive processing (attentive): </w:t>
      </w:r>
    </w:p>
    <w:p w14:paraId="0C0DA473" w14:textId="6DF9289F" w:rsidR="00B157CD" w:rsidRDefault="00B157CD" w:rsidP="00B157CD">
      <w:pPr>
        <w:pStyle w:val="ListParagraph"/>
        <w:numPr>
          <w:ilvl w:val="0"/>
          <w:numId w:val="3"/>
        </w:numPr>
        <w:rPr>
          <w:rFonts w:ascii="Didot" w:hAnsi="Didot" w:cs="Didot"/>
        </w:rPr>
      </w:pPr>
      <w:r>
        <w:rPr>
          <w:rFonts w:ascii="Didot" w:hAnsi="Didot" w:cs="Didot"/>
        </w:rPr>
        <w:t>Slow</w:t>
      </w:r>
    </w:p>
    <w:p w14:paraId="3A8D3873" w14:textId="2B9D9752" w:rsidR="00B157CD" w:rsidRDefault="00B157CD" w:rsidP="00B157CD">
      <w:pPr>
        <w:pStyle w:val="ListParagraph"/>
        <w:numPr>
          <w:ilvl w:val="0"/>
          <w:numId w:val="3"/>
        </w:numPr>
        <w:rPr>
          <w:rFonts w:ascii="Didot" w:hAnsi="Didot" w:cs="Didot"/>
        </w:rPr>
      </w:pPr>
      <w:r>
        <w:rPr>
          <w:rFonts w:ascii="Didot" w:hAnsi="Didot" w:cs="Didot"/>
        </w:rPr>
        <w:t>Analytical</w:t>
      </w:r>
    </w:p>
    <w:p w14:paraId="291E05A3" w14:textId="5AB78885" w:rsidR="00B157CD" w:rsidRDefault="00B157CD" w:rsidP="00B157CD">
      <w:pPr>
        <w:pStyle w:val="ListParagraph"/>
        <w:numPr>
          <w:ilvl w:val="0"/>
          <w:numId w:val="3"/>
        </w:numPr>
        <w:rPr>
          <w:rFonts w:ascii="Didot" w:hAnsi="Didot" w:cs="Didot"/>
        </w:rPr>
      </w:pPr>
      <w:r>
        <w:rPr>
          <w:rFonts w:ascii="Didot" w:hAnsi="Didot" w:cs="Didot"/>
        </w:rPr>
        <w:t>Conscious</w:t>
      </w:r>
    </w:p>
    <w:p w14:paraId="0830BF05" w14:textId="054F7602" w:rsidR="00B157CD" w:rsidRDefault="00B157CD" w:rsidP="00B157CD">
      <w:pPr>
        <w:pStyle w:val="ListParagraph"/>
        <w:numPr>
          <w:ilvl w:val="0"/>
          <w:numId w:val="3"/>
        </w:numPr>
        <w:rPr>
          <w:rFonts w:ascii="Didot" w:hAnsi="Didot" w:cs="Didot"/>
        </w:rPr>
      </w:pPr>
      <w:r>
        <w:rPr>
          <w:rFonts w:ascii="Didot" w:hAnsi="Didot" w:cs="Didot"/>
        </w:rPr>
        <w:t>Voluntary control</w:t>
      </w:r>
    </w:p>
    <w:p w14:paraId="3B1BB067" w14:textId="142B13AD" w:rsidR="00B157CD" w:rsidRDefault="00B157CD" w:rsidP="00B157CD">
      <w:pPr>
        <w:pStyle w:val="ListParagraph"/>
        <w:numPr>
          <w:ilvl w:val="0"/>
          <w:numId w:val="3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Takes effort </w:t>
      </w:r>
    </w:p>
    <w:p w14:paraId="055DF9F2" w14:textId="27D76447" w:rsidR="00B157CD" w:rsidRDefault="00B157CD" w:rsidP="00B157CD">
      <w:pPr>
        <w:pStyle w:val="ListParagraph"/>
        <w:numPr>
          <w:ilvl w:val="0"/>
          <w:numId w:val="3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Used for complex problem-solving and analytical tasks </w:t>
      </w:r>
    </w:p>
    <w:p w14:paraId="600381E7" w14:textId="0411A7EC" w:rsidR="00B157CD" w:rsidRDefault="00B157CD" w:rsidP="00B157CD">
      <w:pPr>
        <w:rPr>
          <w:rFonts w:ascii="Didot" w:hAnsi="Didot" w:cs="Didot"/>
        </w:rPr>
      </w:pPr>
      <w:r>
        <w:rPr>
          <w:rFonts w:ascii="Didot" w:hAnsi="Didot" w:cs="Didot"/>
        </w:rPr>
        <w:t xml:space="preserve">Example: focus on the voice of a particular person in a crowded room </w:t>
      </w:r>
    </w:p>
    <w:p w14:paraId="347FE64E" w14:textId="703EAC67" w:rsidR="00B157CD" w:rsidRDefault="00B157CD" w:rsidP="00B157CD">
      <w:pPr>
        <w:rPr>
          <w:rFonts w:ascii="Didot" w:hAnsi="Didot" w:cs="Didot"/>
        </w:rPr>
      </w:pPr>
      <w:r>
        <w:rPr>
          <w:rFonts w:ascii="Didot" w:hAnsi="Didot" w:cs="Didot"/>
        </w:rPr>
        <w:t xml:space="preserve">In visualization: activated when you analyze what you’re looking at </w:t>
      </w:r>
    </w:p>
    <w:p w14:paraId="7D1D576B" w14:textId="36CAC541" w:rsidR="00B157CD" w:rsidRPr="002217D9" w:rsidRDefault="00B157CD" w:rsidP="00B157CD">
      <w:pPr>
        <w:rPr>
          <w:rFonts w:ascii="Didot" w:hAnsi="Didot" w:cs="Didot"/>
          <w:b/>
          <w:bCs/>
          <w:color w:val="B3186D" w:themeColor="accent1" w:themeShade="BF"/>
          <w:u w:val="single"/>
        </w:rPr>
      </w:pPr>
      <w:r w:rsidRPr="002217D9">
        <w:rPr>
          <w:rFonts w:ascii="Didot" w:hAnsi="Didot" w:cs="Didot"/>
          <w:b/>
          <w:bCs/>
          <w:color w:val="B3186D" w:themeColor="accent1" w:themeShade="BF"/>
          <w:u w:val="single"/>
        </w:rPr>
        <w:t xml:space="preserve">Trigger system 1 </w:t>
      </w:r>
      <w:r w:rsidR="002217D9">
        <w:rPr>
          <w:rFonts w:ascii="Didot" w:hAnsi="Didot" w:cs="Didot"/>
          <w:b/>
          <w:bCs/>
          <w:color w:val="B3186D" w:themeColor="accent1" w:themeShade="BF"/>
          <w:u w:val="single"/>
        </w:rPr>
        <w:t xml:space="preserve">thinking </w:t>
      </w:r>
      <w:r w:rsidRPr="002217D9">
        <w:rPr>
          <w:rFonts w:ascii="Didot" w:hAnsi="Didot" w:cs="Didot"/>
          <w:b/>
          <w:bCs/>
          <w:color w:val="B3186D" w:themeColor="accent1" w:themeShade="BF"/>
          <w:u w:val="single"/>
        </w:rPr>
        <w:t xml:space="preserve">as much as possible </w:t>
      </w:r>
    </w:p>
    <w:p w14:paraId="5487AF4C" w14:textId="5B129D8A" w:rsidR="00B157CD" w:rsidRPr="00B157CD" w:rsidRDefault="00B157CD" w:rsidP="00B157CD">
      <w:pPr>
        <w:rPr>
          <w:rFonts w:ascii="Didot" w:hAnsi="Didot" w:cs="Didot"/>
          <w:b/>
          <w:bCs/>
          <w:color w:val="F9D4E8" w:themeColor="accent1" w:themeTint="33"/>
        </w:rPr>
      </w:pPr>
      <w:r w:rsidRPr="00B157CD">
        <w:rPr>
          <w:rFonts w:ascii="Didot" w:hAnsi="Didot" w:cs="Didot"/>
          <w:b/>
          <w:bCs/>
          <w:color w:val="F3AAD2" w:themeColor="accent1" w:themeTint="66"/>
        </w:rPr>
        <w:t xml:space="preserve">Part Two: Activating System 1 and System 2 Thinking </w:t>
      </w:r>
    </w:p>
    <w:p w14:paraId="77E94033" w14:textId="16081885" w:rsidR="00B157CD" w:rsidRDefault="00274050" w:rsidP="00B157CD">
      <w:pPr>
        <w:rPr>
          <w:rFonts w:ascii="Didot" w:hAnsi="Didot" w:cs="Didot"/>
        </w:rPr>
      </w:pPr>
      <w:r>
        <w:rPr>
          <w:rFonts w:ascii="Didot" w:hAnsi="Didot" w:cs="Didot"/>
        </w:rPr>
        <w:t xml:space="preserve">How to activate system 1 thinking in your data viz </w:t>
      </w:r>
    </w:p>
    <w:p w14:paraId="7B915754" w14:textId="6BD53116" w:rsidR="00274050" w:rsidRDefault="00274050" w:rsidP="00274050">
      <w:pPr>
        <w:pStyle w:val="ListParagraph"/>
        <w:numPr>
          <w:ilvl w:val="0"/>
          <w:numId w:val="4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Focus on clarity and simplicity: visuals that are easy to interpret at a glance </w:t>
      </w:r>
    </w:p>
    <w:p w14:paraId="7A653E7F" w14:textId="2742FFBE" w:rsidR="00274050" w:rsidRDefault="00274050" w:rsidP="00274050">
      <w:pPr>
        <w:pStyle w:val="ListParagraph"/>
        <w:numPr>
          <w:ilvl w:val="0"/>
          <w:numId w:val="4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Use recognizable icons and symbols: tap into associations that viewers already recognize </w:t>
      </w:r>
    </w:p>
    <w:p w14:paraId="20DBEEC7" w14:textId="31F2DC67" w:rsidR="00274050" w:rsidRDefault="00274050" w:rsidP="00274050">
      <w:pPr>
        <w:pStyle w:val="ListParagraph"/>
        <w:numPr>
          <w:ilvl w:val="0"/>
          <w:numId w:val="4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To </w:t>
      </w:r>
      <w:r w:rsidRPr="00274050">
        <w:rPr>
          <w:rFonts w:ascii="Didot" w:hAnsi="Didot" w:cs="Didot"/>
          <w:color w:val="F3AAD2" w:themeColor="accent1" w:themeTint="66"/>
        </w:rPr>
        <w:t>highlight</w:t>
      </w:r>
      <w:r>
        <w:rPr>
          <w:rFonts w:ascii="Didot" w:hAnsi="Didot" w:cs="Didot"/>
        </w:rPr>
        <w:t xml:space="preserve"> information, use pre-attentive attributes </w:t>
      </w:r>
    </w:p>
    <w:p w14:paraId="4DA489CA" w14:textId="44E28D1F" w:rsidR="00274050" w:rsidRPr="00274050" w:rsidRDefault="00274050" w:rsidP="00274050">
      <w:pPr>
        <w:pStyle w:val="ListParagraph"/>
        <w:numPr>
          <w:ilvl w:val="0"/>
          <w:numId w:val="4"/>
        </w:numPr>
        <w:rPr>
          <w:rFonts w:ascii="Didot" w:hAnsi="Didot" w:cs="Didot"/>
        </w:rPr>
      </w:pPr>
      <w:r>
        <w:rPr>
          <w:rFonts w:ascii="Didot" w:hAnsi="Didot" w:cs="Didot"/>
        </w:rPr>
        <w:lastRenderedPageBreak/>
        <w:t xml:space="preserve">To </w:t>
      </w:r>
      <w:r w:rsidRPr="00274050">
        <w:rPr>
          <w:rFonts w:ascii="Didot" w:hAnsi="Didot" w:cs="Didot"/>
          <w:color w:val="F3AAD2" w:themeColor="accent1" w:themeTint="66"/>
        </w:rPr>
        <w:t xml:space="preserve">emphasize patterns </w:t>
      </w:r>
      <w:r>
        <w:rPr>
          <w:rFonts w:ascii="Didot" w:hAnsi="Didot" w:cs="Didot"/>
        </w:rPr>
        <w:t xml:space="preserve">and organize information, use Gestalt principles of visual perception </w:t>
      </w:r>
    </w:p>
    <w:p w14:paraId="6E44374D" w14:textId="0049D164" w:rsidR="00B157CD" w:rsidRDefault="00274050" w:rsidP="00B157CD">
      <w:pPr>
        <w:rPr>
          <w:rFonts w:ascii="Didot" w:hAnsi="Didot" w:cs="Didot"/>
        </w:rPr>
      </w:pPr>
      <w:r w:rsidRPr="00274050">
        <w:rPr>
          <w:rFonts w:ascii="Didot" w:hAnsi="Didot" w:cs="Didot"/>
          <w:color w:val="F3AAD2" w:themeColor="accent1" w:themeTint="66"/>
        </w:rPr>
        <w:t xml:space="preserve">Pre-attentive attributes: </w:t>
      </w:r>
      <w:r>
        <w:rPr>
          <w:rFonts w:ascii="Didot" w:hAnsi="Didot" w:cs="Didot"/>
        </w:rPr>
        <w:t xml:space="preserve">visual elements like color, shape, size and position to highlight important information and guide the viewer’s eye </w:t>
      </w:r>
    </w:p>
    <w:p w14:paraId="3A50A72C" w14:textId="190E0D0C" w:rsidR="00274050" w:rsidRDefault="00274050" w:rsidP="00B157CD">
      <w:pPr>
        <w:rPr>
          <w:rFonts w:ascii="Didot" w:hAnsi="Didot" w:cs="Didot"/>
        </w:rPr>
      </w:pPr>
      <w:r>
        <w:rPr>
          <w:rFonts w:ascii="Didot" w:hAnsi="Didot" w:cs="Didot"/>
        </w:rPr>
        <w:t xml:space="preserve">Employ </w:t>
      </w:r>
      <w:r w:rsidRPr="00274050">
        <w:rPr>
          <w:rFonts w:ascii="Didot" w:hAnsi="Didot" w:cs="Didot"/>
          <w:color w:val="F3AAD2" w:themeColor="accent1" w:themeTint="66"/>
        </w:rPr>
        <w:t>gestalt principles</w:t>
      </w:r>
      <w:r>
        <w:rPr>
          <w:rFonts w:ascii="Didot" w:hAnsi="Didot" w:cs="Didot"/>
        </w:rPr>
        <w:t xml:space="preserve"> of visual perception: </w:t>
      </w:r>
    </w:p>
    <w:p w14:paraId="583395A6" w14:textId="64B6A5D7" w:rsidR="00274050" w:rsidRPr="002217D9" w:rsidRDefault="00274050" w:rsidP="002217D9">
      <w:pPr>
        <w:pStyle w:val="ListParagraph"/>
        <w:numPr>
          <w:ilvl w:val="0"/>
          <w:numId w:val="7"/>
        </w:numPr>
        <w:rPr>
          <w:rFonts w:ascii="Didot" w:hAnsi="Didot" w:cs="Didot"/>
        </w:rPr>
      </w:pPr>
      <w:r w:rsidRPr="002217D9">
        <w:rPr>
          <w:rFonts w:ascii="Didot" w:hAnsi="Didot" w:cs="Didot"/>
        </w:rPr>
        <w:t xml:space="preserve">States that brains are programmed to detect patterns </w:t>
      </w:r>
    </w:p>
    <w:p w14:paraId="5097C595" w14:textId="54C56087" w:rsidR="00274050" w:rsidRPr="00274050" w:rsidRDefault="00274050" w:rsidP="00274050">
      <w:pPr>
        <w:pStyle w:val="ListParagraph"/>
        <w:numPr>
          <w:ilvl w:val="0"/>
          <w:numId w:val="5"/>
        </w:numPr>
        <w:rPr>
          <w:ins w:id="0" w:author="Clark, Ashley" w:date="2025-09-14T12:51:00Z" w16du:dateUtc="2025-09-14T16:51:00Z"/>
          <w:rFonts w:ascii="Didot" w:hAnsi="Didot" w:cs="Didot"/>
        </w:rPr>
      </w:pPr>
      <w:r>
        <w:rPr>
          <w:rFonts w:ascii="Didot" w:hAnsi="Didot" w:cs="Didot"/>
        </w:rPr>
        <w:t xml:space="preserve">Leverage the following principles of perception to organize visual information into patterns easily apparent by the human brain </w:t>
      </w:r>
    </w:p>
    <w:p w14:paraId="1EDE446B" w14:textId="6748B0B3" w:rsidR="00274050" w:rsidRDefault="00274050" w:rsidP="00274050">
      <w:pPr>
        <w:pStyle w:val="ListParagraph"/>
        <w:rPr>
          <w:ins w:id="1" w:author="Clark, Ashley" w:date="2025-09-14T12:51:00Z" w16du:dateUtc="2025-09-14T16:51:00Z"/>
          <w:rFonts w:ascii="Didot" w:hAnsi="Didot" w:cs="Didot"/>
        </w:rPr>
      </w:pPr>
      <w:ins w:id="2" w:author="Clark, Ashley" w:date="2025-09-14T12:50:00Z" w16du:dateUtc="2025-09-14T16:50:00Z">
        <w:r w:rsidRPr="00274050">
          <w:rPr>
            <w:noProof/>
          </w:rPr>
          <w:drawing>
            <wp:anchor distT="0" distB="0" distL="114300" distR="114300" simplePos="0" relativeHeight="251660288" behindDoc="1" locked="0" layoutInCell="1" allowOverlap="1" wp14:anchorId="43EE770C" wp14:editId="4291A7F3">
              <wp:simplePos x="0" y="0"/>
              <wp:positionH relativeFrom="column">
                <wp:posOffset>705951</wp:posOffset>
              </wp:positionH>
              <wp:positionV relativeFrom="paragraph">
                <wp:posOffset>172197</wp:posOffset>
              </wp:positionV>
              <wp:extent cx="4108450" cy="1633855"/>
              <wp:effectExtent l="0" t="0" r="6350" b="4445"/>
              <wp:wrapTight wrapText="bothSides">
                <wp:wrapPolygon edited="0">
                  <wp:start x="0" y="0"/>
                  <wp:lineTo x="0" y="21491"/>
                  <wp:lineTo x="21567" y="21491"/>
                  <wp:lineTo x="21567" y="0"/>
                  <wp:lineTo x="0" y="0"/>
                </wp:wrapPolygon>
              </wp:wrapTight>
              <wp:docPr id="1376284262" name="Picture 1" descr="A diagram of a gestalt principle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76284262" name="Picture 1" descr="A diagram of a gestalt principles&#10;&#10;AI-generated content may be incorrect."/>
                      <pic:cNvPicPr/>
                    </pic:nvPicPr>
                    <pic:blipFill rotWithShape="1"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443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108450" cy="16338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765BBE2F" w14:textId="77777777" w:rsidR="00274050" w:rsidRDefault="00274050" w:rsidP="00274050">
      <w:pPr>
        <w:pStyle w:val="ListParagraph"/>
        <w:rPr>
          <w:ins w:id="3" w:author="Clark, Ashley" w:date="2025-09-14T12:51:00Z" w16du:dateUtc="2025-09-14T16:51:00Z"/>
          <w:rFonts w:ascii="Didot" w:hAnsi="Didot" w:cs="Didot"/>
        </w:rPr>
      </w:pPr>
    </w:p>
    <w:p w14:paraId="4C0CB4B2" w14:textId="77777777" w:rsidR="00274050" w:rsidRDefault="00274050" w:rsidP="00274050">
      <w:pPr>
        <w:pStyle w:val="ListParagraph"/>
        <w:rPr>
          <w:ins w:id="4" w:author="Clark, Ashley" w:date="2025-09-14T12:51:00Z" w16du:dateUtc="2025-09-14T16:51:00Z"/>
          <w:rFonts w:ascii="Didot" w:hAnsi="Didot" w:cs="Didot"/>
        </w:rPr>
      </w:pPr>
    </w:p>
    <w:p w14:paraId="2B119D2F" w14:textId="77777777" w:rsidR="00274050" w:rsidRDefault="00274050" w:rsidP="00274050">
      <w:pPr>
        <w:pStyle w:val="ListParagraph"/>
        <w:rPr>
          <w:ins w:id="5" w:author="Clark, Ashley" w:date="2025-09-14T12:51:00Z" w16du:dateUtc="2025-09-14T16:51:00Z"/>
          <w:rFonts w:ascii="Didot" w:hAnsi="Didot" w:cs="Didot"/>
        </w:rPr>
      </w:pPr>
    </w:p>
    <w:p w14:paraId="550B54B6" w14:textId="77777777" w:rsidR="00274050" w:rsidRDefault="00274050" w:rsidP="00274050">
      <w:pPr>
        <w:pStyle w:val="ListParagraph"/>
        <w:rPr>
          <w:ins w:id="6" w:author="Clark, Ashley" w:date="2025-09-14T12:51:00Z" w16du:dateUtc="2025-09-14T16:51:00Z"/>
          <w:rFonts w:ascii="Didot" w:hAnsi="Didot" w:cs="Didot"/>
        </w:rPr>
      </w:pPr>
    </w:p>
    <w:p w14:paraId="0975610A" w14:textId="77777777" w:rsidR="00274050" w:rsidRDefault="00274050" w:rsidP="00274050">
      <w:pPr>
        <w:pStyle w:val="ListParagraph"/>
        <w:rPr>
          <w:ins w:id="7" w:author="Clark, Ashley" w:date="2025-09-14T12:51:00Z" w16du:dateUtc="2025-09-14T16:51:00Z"/>
          <w:rFonts w:ascii="Didot" w:hAnsi="Didot" w:cs="Didot"/>
        </w:rPr>
      </w:pPr>
    </w:p>
    <w:p w14:paraId="00D9651B" w14:textId="77777777" w:rsidR="00274050" w:rsidRDefault="00274050" w:rsidP="00274050">
      <w:pPr>
        <w:pStyle w:val="ListParagraph"/>
        <w:rPr>
          <w:ins w:id="8" w:author="Clark, Ashley" w:date="2025-09-14T12:51:00Z" w16du:dateUtc="2025-09-14T16:51:00Z"/>
          <w:rFonts w:ascii="Didot" w:hAnsi="Didot" w:cs="Didot"/>
        </w:rPr>
      </w:pPr>
    </w:p>
    <w:p w14:paraId="5F855BF3" w14:textId="77777777" w:rsidR="002217D9" w:rsidRPr="0086254F" w:rsidRDefault="002217D9" w:rsidP="0086254F">
      <w:pPr>
        <w:rPr>
          <w:rFonts w:ascii="Didot" w:hAnsi="Didot" w:cs="Didot"/>
        </w:rPr>
      </w:pPr>
    </w:p>
    <w:p w14:paraId="08DFF70D" w14:textId="6A11E571" w:rsidR="002217D9" w:rsidRDefault="002217D9" w:rsidP="002217D9">
      <w:pPr>
        <w:rPr>
          <w:rFonts w:ascii="Didot" w:hAnsi="Didot" w:cs="Didot"/>
        </w:rPr>
      </w:pPr>
      <w:r>
        <w:rPr>
          <w:rFonts w:ascii="Didot" w:hAnsi="Didot" w:cs="Didot"/>
        </w:rPr>
        <w:t xml:space="preserve">Use </w:t>
      </w:r>
      <w:r w:rsidRPr="002217D9">
        <w:rPr>
          <w:rFonts w:ascii="Didot" w:hAnsi="Didot" w:cs="Didot"/>
          <w:color w:val="F3AAD2" w:themeColor="accent1" w:themeTint="66"/>
        </w:rPr>
        <w:t xml:space="preserve">system 2 activation </w:t>
      </w:r>
      <w:r>
        <w:rPr>
          <w:rFonts w:ascii="Didot" w:hAnsi="Didot" w:cs="Didot"/>
        </w:rPr>
        <w:t xml:space="preserve">when the purpose is to </w:t>
      </w:r>
      <w:r w:rsidRPr="002217D9">
        <w:rPr>
          <w:rFonts w:ascii="Didot" w:hAnsi="Didot" w:cs="Didot"/>
          <w:color w:val="F3AAD2" w:themeColor="accent1" w:themeTint="66"/>
        </w:rPr>
        <w:t xml:space="preserve">make comparisons, consider cause and effect relationships, or encourage deeper exploration and understanding </w:t>
      </w:r>
    </w:p>
    <w:p w14:paraId="5222B629" w14:textId="77777777" w:rsidR="002217D9" w:rsidRDefault="002217D9" w:rsidP="002217D9">
      <w:pPr>
        <w:pStyle w:val="ListParagraph"/>
        <w:numPr>
          <w:ilvl w:val="0"/>
          <w:numId w:val="6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Provide context and background information </w:t>
      </w:r>
    </w:p>
    <w:p w14:paraId="25D9A8B7" w14:textId="09D0EB96" w:rsidR="002217D9" w:rsidRDefault="002217D9" w:rsidP="002217D9">
      <w:pPr>
        <w:pStyle w:val="ListParagraph"/>
        <w:numPr>
          <w:ilvl w:val="0"/>
          <w:numId w:val="6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 Offer interactive elements </w:t>
      </w:r>
    </w:p>
    <w:p w14:paraId="47D63829" w14:textId="57BC67F8" w:rsidR="002217D9" w:rsidRDefault="002217D9" w:rsidP="002217D9">
      <w:pPr>
        <w:pStyle w:val="ListParagraph"/>
        <w:numPr>
          <w:ilvl w:val="0"/>
          <w:numId w:val="6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Encourage comparison and analysis </w:t>
      </w:r>
    </w:p>
    <w:p w14:paraId="1BDA3CD1" w14:textId="1458C621" w:rsidR="002217D9" w:rsidRDefault="002217D9" w:rsidP="0086254F">
      <w:pPr>
        <w:pStyle w:val="ListParagraph"/>
        <w:numPr>
          <w:ilvl w:val="0"/>
          <w:numId w:val="6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Communicate uncertainty and variation with confidence intervals and error bars </w:t>
      </w:r>
    </w:p>
    <w:p w14:paraId="7E9093EB" w14:textId="1A222887" w:rsidR="0086254F" w:rsidRDefault="0086254F" w:rsidP="0086254F">
      <w:pPr>
        <w:pStyle w:val="ListParagraph"/>
        <w:numPr>
          <w:ilvl w:val="0"/>
          <w:numId w:val="6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Reduce clutter and have selective annotations </w:t>
      </w:r>
    </w:p>
    <w:p w14:paraId="708D7DEA" w14:textId="0DA8E2EA" w:rsidR="0086254F" w:rsidRDefault="0086254F" w:rsidP="0086254F">
      <w:pPr>
        <w:pStyle w:val="ListParagraph"/>
        <w:numPr>
          <w:ilvl w:val="0"/>
          <w:numId w:val="6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Consider graph literacy of your target audience </w:t>
      </w:r>
    </w:p>
    <w:p w14:paraId="5F61D650" w14:textId="6F9C9BB1" w:rsidR="0086254F" w:rsidRDefault="0086254F" w:rsidP="0086254F">
      <w:pPr>
        <w:pStyle w:val="ListParagraph"/>
        <w:numPr>
          <w:ilvl w:val="0"/>
          <w:numId w:val="6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Consider the brain’s working memory </w:t>
      </w:r>
    </w:p>
    <w:p w14:paraId="2A9F3E62" w14:textId="658222EE" w:rsidR="0086254F" w:rsidRDefault="0086254F" w:rsidP="0086254F">
      <w:pPr>
        <w:pStyle w:val="ListParagraph"/>
        <w:numPr>
          <w:ilvl w:val="1"/>
          <w:numId w:val="6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Human short-term memory can only store 5 items at once and maintain information for a few seconds </w:t>
      </w:r>
    </w:p>
    <w:p w14:paraId="42B88EF0" w14:textId="1DC0A256" w:rsidR="0086254F" w:rsidRDefault="0086254F" w:rsidP="0086254F">
      <w:pPr>
        <w:rPr>
          <w:rFonts w:ascii="Didot" w:hAnsi="Didot" w:cs="Didot"/>
        </w:rPr>
      </w:pPr>
      <w:r>
        <w:rPr>
          <w:rFonts w:ascii="Didot" w:hAnsi="Didot" w:cs="Didot"/>
        </w:rPr>
        <w:t xml:space="preserve">System 1 and 2 thinking work in tandem to guide decision-making and understanding </w:t>
      </w:r>
    </w:p>
    <w:p w14:paraId="342ED662" w14:textId="4D772AD0" w:rsidR="0086254F" w:rsidRDefault="0086254F" w:rsidP="0086254F">
      <w:pPr>
        <w:rPr>
          <w:rFonts w:ascii="Didot" w:hAnsi="Didot" w:cs="Didot"/>
        </w:rPr>
      </w:pPr>
      <w:r>
        <w:rPr>
          <w:rFonts w:ascii="Didot" w:hAnsi="Didot" w:cs="Didot"/>
        </w:rPr>
        <w:t xml:space="preserve">Effective data visualization involves leveraging both systems </w:t>
      </w:r>
    </w:p>
    <w:p w14:paraId="24C35398" w14:textId="74BF5EF9" w:rsidR="0086254F" w:rsidRDefault="0086254F" w:rsidP="0086254F">
      <w:pPr>
        <w:rPr>
          <w:rFonts w:ascii="Didot" w:hAnsi="Didot" w:cs="Didot"/>
        </w:rPr>
      </w:pPr>
      <w:r>
        <w:rPr>
          <w:rFonts w:ascii="Didot" w:hAnsi="Didot" w:cs="Didot"/>
        </w:rPr>
        <w:tab/>
        <w:t>Interactive dashboards do just that!</w:t>
      </w:r>
    </w:p>
    <w:p w14:paraId="06C93C08" w14:textId="77777777" w:rsidR="0086254F" w:rsidRDefault="0086254F" w:rsidP="0086254F">
      <w:pPr>
        <w:rPr>
          <w:rFonts w:ascii="Didot" w:hAnsi="Didot" w:cs="Didot"/>
        </w:rPr>
      </w:pPr>
    </w:p>
    <w:p w14:paraId="26FFFDA4" w14:textId="762CBB3B" w:rsidR="0086254F" w:rsidRDefault="0086254F" w:rsidP="0086254F">
      <w:pPr>
        <w:rPr>
          <w:rFonts w:ascii="Didot" w:hAnsi="Didot" w:cs="Didot"/>
        </w:rPr>
      </w:pPr>
      <w:r w:rsidRPr="0086254F">
        <w:rPr>
          <w:rFonts w:ascii="Didot" w:hAnsi="Didot" w:cs="Didot"/>
          <w:color w:val="F3AAD2" w:themeColor="accent1" w:themeTint="66"/>
        </w:rPr>
        <w:lastRenderedPageBreak/>
        <w:t>When to prioritize system 1 thinking</w:t>
      </w:r>
      <w:r>
        <w:rPr>
          <w:rFonts w:ascii="Didot" w:hAnsi="Didot" w:cs="Didot"/>
        </w:rPr>
        <w:t xml:space="preserve">: public-facing infographics or to signal alerts to elicit emotional reactions </w:t>
      </w:r>
    </w:p>
    <w:p w14:paraId="0499680D" w14:textId="3EB5993B" w:rsidR="0086254F" w:rsidRDefault="0086254F" w:rsidP="0086254F">
      <w:pPr>
        <w:rPr>
          <w:rFonts w:ascii="Didot" w:hAnsi="Didot" w:cs="Didot"/>
        </w:rPr>
      </w:pPr>
      <w:r w:rsidRPr="0086254F">
        <w:rPr>
          <w:rFonts w:ascii="Didot" w:hAnsi="Didot" w:cs="Didot"/>
          <w:color w:val="F3AAD2" w:themeColor="accent1" w:themeTint="66"/>
        </w:rPr>
        <w:t>When to leverage both systems of thinking</w:t>
      </w:r>
      <w:r>
        <w:rPr>
          <w:rFonts w:ascii="Didot" w:hAnsi="Didot" w:cs="Didot"/>
        </w:rPr>
        <w:t xml:space="preserve">: exploratory data analysis, technical reports, training and education tools, dashboards for monitoring and decision-making </w:t>
      </w:r>
    </w:p>
    <w:p w14:paraId="10042280" w14:textId="77777777" w:rsidR="0086254F" w:rsidRPr="0086254F" w:rsidRDefault="0086254F" w:rsidP="0086254F">
      <w:pPr>
        <w:rPr>
          <w:rFonts w:ascii="Didot" w:hAnsi="Didot" w:cs="Didot"/>
        </w:rPr>
      </w:pPr>
    </w:p>
    <w:p w14:paraId="6BC02F4E" w14:textId="77777777" w:rsidR="0086254F" w:rsidRPr="0086254F" w:rsidRDefault="0086254F" w:rsidP="0086254F">
      <w:pPr>
        <w:rPr>
          <w:rFonts w:ascii="Didot" w:hAnsi="Didot" w:cs="Didot"/>
        </w:rPr>
      </w:pPr>
    </w:p>
    <w:p w14:paraId="6E0C1641" w14:textId="77777777" w:rsidR="002217D9" w:rsidRDefault="002217D9" w:rsidP="00274050">
      <w:pPr>
        <w:pStyle w:val="ListParagraph"/>
        <w:rPr>
          <w:rFonts w:ascii="Didot" w:hAnsi="Didot" w:cs="Didot"/>
        </w:rPr>
      </w:pPr>
    </w:p>
    <w:p w14:paraId="75DED824" w14:textId="77777777" w:rsidR="00274050" w:rsidRDefault="00274050" w:rsidP="00274050">
      <w:pPr>
        <w:pStyle w:val="ListParagraph"/>
        <w:rPr>
          <w:rFonts w:ascii="Didot" w:hAnsi="Didot" w:cs="Didot"/>
        </w:rPr>
      </w:pPr>
    </w:p>
    <w:p w14:paraId="1FFEF143" w14:textId="77777777" w:rsidR="00274050" w:rsidRPr="00274050" w:rsidRDefault="00274050" w:rsidP="00274050">
      <w:pPr>
        <w:pStyle w:val="ListParagraph"/>
        <w:rPr>
          <w:rFonts w:ascii="Didot" w:hAnsi="Didot" w:cs="Didot"/>
        </w:rPr>
      </w:pPr>
    </w:p>
    <w:p w14:paraId="32F58C2D" w14:textId="77777777" w:rsidR="00B157CD" w:rsidRPr="00B157CD" w:rsidRDefault="00B157CD" w:rsidP="00274050">
      <w:pPr>
        <w:pStyle w:val="ListParagraph"/>
      </w:pPr>
    </w:p>
    <w:sectPr w:rsidR="00B157CD" w:rsidRPr="00B15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992"/>
    <w:multiLevelType w:val="hybridMultilevel"/>
    <w:tmpl w:val="31A86932"/>
    <w:lvl w:ilvl="0" w:tplc="26A03608">
      <w:start w:val="3"/>
      <w:numFmt w:val="bullet"/>
      <w:lvlText w:val="-"/>
      <w:lvlJc w:val="left"/>
      <w:pPr>
        <w:ind w:left="720" w:hanging="360"/>
      </w:pPr>
      <w:rPr>
        <w:rFonts w:ascii="Didot" w:eastAsiaTheme="minorHAnsi" w:hAnsi="Didot" w:cs="Dido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B4262"/>
    <w:multiLevelType w:val="hybridMultilevel"/>
    <w:tmpl w:val="F71C7284"/>
    <w:lvl w:ilvl="0" w:tplc="FEEAF1E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50679"/>
    <w:multiLevelType w:val="hybridMultilevel"/>
    <w:tmpl w:val="FD1836E4"/>
    <w:lvl w:ilvl="0" w:tplc="FEEAF1E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A06C1"/>
    <w:multiLevelType w:val="hybridMultilevel"/>
    <w:tmpl w:val="AFB671EE"/>
    <w:lvl w:ilvl="0" w:tplc="FEEAF1E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45FC1"/>
    <w:multiLevelType w:val="hybridMultilevel"/>
    <w:tmpl w:val="7CC066FE"/>
    <w:lvl w:ilvl="0" w:tplc="FEEAF1E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B4BC1"/>
    <w:multiLevelType w:val="hybridMultilevel"/>
    <w:tmpl w:val="029E9F1A"/>
    <w:lvl w:ilvl="0" w:tplc="FEEAF1E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C323BD"/>
    <w:multiLevelType w:val="hybridMultilevel"/>
    <w:tmpl w:val="ED1AC61E"/>
    <w:lvl w:ilvl="0" w:tplc="FEEAF1E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269635">
    <w:abstractNumId w:val="0"/>
  </w:num>
  <w:num w:numId="2" w16cid:durableId="1125123711">
    <w:abstractNumId w:val="5"/>
  </w:num>
  <w:num w:numId="3" w16cid:durableId="440414075">
    <w:abstractNumId w:val="3"/>
  </w:num>
  <w:num w:numId="4" w16cid:durableId="494300324">
    <w:abstractNumId w:val="2"/>
  </w:num>
  <w:num w:numId="5" w16cid:durableId="1174807800">
    <w:abstractNumId w:val="4"/>
  </w:num>
  <w:num w:numId="6" w16cid:durableId="508716996">
    <w:abstractNumId w:val="1"/>
  </w:num>
  <w:num w:numId="7" w16cid:durableId="80689347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rk, Ashley">
    <w15:presenceInfo w15:providerId="AD" w15:userId="S::ACLAR44@emory.edu::7fa2c75a-1340-43df-bedf-13d43f8eba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BC"/>
    <w:rsid w:val="0000646A"/>
    <w:rsid w:val="001C5D27"/>
    <w:rsid w:val="001E4135"/>
    <w:rsid w:val="002217D9"/>
    <w:rsid w:val="00274050"/>
    <w:rsid w:val="00277BE1"/>
    <w:rsid w:val="005926BC"/>
    <w:rsid w:val="0086254F"/>
    <w:rsid w:val="00AA0459"/>
    <w:rsid w:val="00B157CD"/>
    <w:rsid w:val="00B81D4B"/>
    <w:rsid w:val="00BB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63A7"/>
  <w15:chartTrackingRefBased/>
  <w15:docId w15:val="{1A21CDAC-3BB4-C446-B3E6-0A356E99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BC"/>
    <w:pPr>
      <w:keepNext/>
      <w:keepLines/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BC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BC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BC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BC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BC"/>
    <w:rPr>
      <w:rFonts w:eastAsiaTheme="majorEastAsia" w:cstheme="majorBidi"/>
      <w:i/>
      <w:iCs/>
      <w:color w:val="B318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BC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BC"/>
    <w:rPr>
      <w:i/>
      <w:iCs/>
      <w:color w:val="B318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BC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BC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BC"/>
    <w:rPr>
      <w:b/>
      <w:bCs/>
      <w:smallCaps/>
      <w:color w:val="B3186D" w:themeColor="accent1" w:themeShade="BF"/>
      <w:spacing w:val="5"/>
    </w:rPr>
  </w:style>
  <w:style w:type="paragraph" w:styleId="Revision">
    <w:name w:val="Revision"/>
    <w:hidden/>
    <w:uiPriority w:val="99"/>
    <w:semiHidden/>
    <w:rsid w:val="002740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Ashley</dc:creator>
  <cp:keywords/>
  <dc:description/>
  <cp:lastModifiedBy>Clark, Ashley</cp:lastModifiedBy>
  <cp:revision>2</cp:revision>
  <dcterms:created xsi:type="dcterms:W3CDTF">2025-09-14T16:21:00Z</dcterms:created>
  <dcterms:modified xsi:type="dcterms:W3CDTF">2025-09-14T17:12:00Z</dcterms:modified>
</cp:coreProperties>
</file>